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1DE8CBFF" w:rsidR="003A1DCA" w:rsidRDefault="2B0BF35C" w:rsidP="0562A9B4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highlight w:val="yellow"/>
        </w:rPr>
      </w:pPr>
      <w:r w:rsidRPr="0562A9B4">
        <w:rPr>
          <w:highlight w:val="yellow"/>
        </w:rPr>
        <w:t xml:space="preserve">(NOTA: no que segue, os detalhes quantificados referem-se ao “website” da </w:t>
      </w:r>
      <w:proofErr w:type="spellStart"/>
      <w:r w:rsidRPr="0562A9B4">
        <w:rPr>
          <w:highlight w:val="yellow"/>
        </w:rPr>
        <w:t>Ephemera</w:t>
      </w:r>
      <w:proofErr w:type="spellEnd"/>
      <w:r w:rsidRPr="0562A9B4">
        <w:rPr>
          <w:highlight w:val="yellow"/>
        </w:rPr>
        <w:t xml:space="preserve"> no dia 22/12/2025</w:t>
      </w:r>
      <w:r w:rsidR="0562A9B4" w:rsidRPr="0562A9B4">
        <w:rPr>
          <w:highlight w:val="yellow"/>
        </w:rPr>
        <w:t>; o essencial da análise que segue é verdade para essa data, mas a análise poderá vir a ser atualizada com</w:t>
      </w:r>
      <w:r w:rsidR="00DC3EA9">
        <w:rPr>
          <w:sz w:val="24"/>
          <w:szCs w:val="24"/>
          <w:highlight w:val="yellow"/>
        </w:rPr>
        <w:t xml:space="preserve"> </w:t>
      </w:r>
      <w:r w:rsidRPr="0562A9B4">
        <w:rPr>
          <w:highlight w:val="yellow"/>
        </w:rPr>
        <w:t xml:space="preserve">os dados </w:t>
      </w:r>
      <w:r w:rsidR="0562A9B4" w:rsidRPr="0562A9B4">
        <w:rPr>
          <w:highlight w:val="yellow"/>
        </w:rPr>
        <w:t>mais recentes</w:t>
      </w:r>
      <w:r w:rsidRPr="0562A9B4">
        <w:rPr>
          <w:highlight w:val="yellow"/>
        </w:rPr>
        <w:t xml:space="preserve"> quando tal voltar a ser pertinente)</w:t>
      </w:r>
      <w:ins w:id="0" w:author="Microsoft Word" w:date="2026-07-01T08:16:00Z" w16du:dateUtc="2026-07-01T07:16:00Z">
        <w:r w:rsidR="00703D7E" w:rsidRPr="00703D7E">
          <w:t xml:space="preserve"> </w:t>
        </w:r>
      </w:ins>
    </w:p>
    <w:p w14:paraId="00000002" w14:textId="77777777" w:rsidR="003A1DCA" w:rsidRDefault="003A1DCA">
      <w:pPr>
        <w:jc w:val="both"/>
        <w:rPr>
          <w:b/>
          <w:bCs/>
          <w:sz w:val="28"/>
          <w:szCs w:val="28"/>
        </w:rPr>
      </w:pPr>
    </w:p>
    <w:p w14:paraId="784B8768" w14:textId="7BD63EBE" w:rsidR="00B45679" w:rsidRPr="00B45679" w:rsidRDefault="2B0BF35C">
      <w:pPr>
        <w:jc w:val="both"/>
        <w:rPr>
          <w:b/>
          <w:bCs/>
          <w:sz w:val="28"/>
          <w:szCs w:val="28"/>
        </w:rPr>
      </w:pPr>
      <w:proofErr w:type="spellStart"/>
      <w:r w:rsidRPr="2B0BF35C">
        <w:rPr>
          <w:b/>
          <w:bCs/>
          <w:sz w:val="28"/>
          <w:szCs w:val="28"/>
        </w:rPr>
        <w:t>Ephemera</w:t>
      </w:r>
      <w:proofErr w:type="spellEnd"/>
      <w:r w:rsidRPr="2B0BF35C">
        <w:rPr>
          <w:b/>
          <w:bCs/>
          <w:sz w:val="28"/>
          <w:szCs w:val="28"/>
        </w:rPr>
        <w:t xml:space="preserve"> - Caso Atual</w:t>
      </w:r>
    </w:p>
    <w:p w14:paraId="5BBFE04C" w14:textId="258B4897" w:rsidR="003A1DCA" w:rsidRDefault="2B0BF35C" w:rsidP="2B0BF35C">
      <w:pPr>
        <w:jc w:val="both"/>
      </w:pPr>
      <w:r w:rsidRPr="2B0BF35C">
        <w:t>A Associação Cultural Ephemera é uma organização cultural, cívica e independente, assente no voluntariado e no trabalho colaborativo, criada para apoiar a preservação, organização e divulgação da Biblioteca e Arquivo de José Pacheco Pereira. O acervo, de origem privada e em crescimento contínuo desde as recolhas iniciadas por José Pacheco Pereira em 1963, integra materiais documentais, bibliográficos, gráficos, fotográficos, políticos, sociais e culturais, frequentemente frágeis, dispersos ou provenientes de contextos institucionais e pessoais diversos.</w:t>
      </w:r>
    </w:p>
    <w:p w14:paraId="339DBC82" w14:textId="77777777" w:rsidR="00B45679" w:rsidRDefault="00B45679" w:rsidP="2B0BF35C">
      <w:pPr>
        <w:jc w:val="both"/>
      </w:pPr>
    </w:p>
    <w:p w14:paraId="00000007" w14:textId="6DB90440" w:rsidR="003A1DCA" w:rsidRDefault="2B0BF35C" w:rsidP="2B0BF35C">
      <w:pPr>
        <w:jc w:val="both"/>
      </w:pPr>
      <w:r w:rsidRPr="2B0BF35C">
        <w:t>O website da Ephemera, disponível em https://ephemerajpp.com/, funciona simultaneamente como presença institucional, canal público de comunicação e ponto de acesso a conteúdos digitais relacionados com o acervo. A sua organização assenta em páginas, categorias, publicações e tabelas, combinando conteúdos institucionais, notícias, inventários, materiais digitalizados e instrumentos de acesso.</w:t>
      </w:r>
    </w:p>
    <w:p w14:paraId="00000008" w14:textId="77777777" w:rsidR="003A1DCA" w:rsidRDefault="003A1DCA" w:rsidP="2B0BF35C">
      <w:pPr>
        <w:jc w:val="both"/>
      </w:pPr>
    </w:p>
    <w:p w14:paraId="00000009" w14:textId="3C2B8B2A" w:rsidR="003A1DCA" w:rsidRDefault="5E244268" w:rsidP="2B0BF35C">
      <w:pPr>
        <w:jc w:val="both"/>
      </w:pPr>
      <w:r w:rsidRPr="2B0BF35C">
        <w:t>A atual estrutura, baseada em funcionalidades gerais do WordPress, coloca desafios de normalização, consistência descritiva, pesquisa, interoperabilidade, manutenção técnica e sustentabilidade do armazenamento.</w:t>
      </w:r>
    </w:p>
    <w:p w14:paraId="2C57F9C7" w14:textId="0926B0F3" w:rsidR="2B0BF35C" w:rsidRDefault="2B0BF35C" w:rsidP="2B0BF35C">
      <w:pPr>
        <w:jc w:val="both"/>
      </w:pPr>
    </w:p>
    <w:p w14:paraId="59E4D22E" w14:textId="77777777" w:rsidR="00E5182A" w:rsidRDefault="00E5182A" w:rsidP="00E5182A">
      <w:pPr>
        <w:jc w:val="both"/>
      </w:pPr>
      <w:r w:rsidRPr="00722071">
        <w:t xml:space="preserve">A presente análise incide sobre o website público da </w:t>
      </w:r>
      <w:proofErr w:type="spellStart"/>
      <w:r w:rsidRPr="00722071">
        <w:t>Ephemera</w:t>
      </w:r>
      <w:proofErr w:type="spellEnd"/>
      <w:r w:rsidRPr="00722071">
        <w:t xml:space="preserve">, entendido como camada de divulgação, comunicação e acesso a conteúdos digitais relacionados com o acervo. Não pretende avaliar a totalidade dos processos internos de recolha, tratamento, descrição, conservação ou gestão arquivística da </w:t>
      </w:r>
      <w:proofErr w:type="spellStart"/>
      <w:r w:rsidRPr="00722071">
        <w:t>Ephemera</w:t>
      </w:r>
      <w:proofErr w:type="spellEnd"/>
      <w:r w:rsidRPr="00722071">
        <w:t xml:space="preserve">. As observações apresentadas dizem respeito sobretudo à forma como o website, baseado em </w:t>
      </w:r>
      <w:proofErr w:type="spellStart"/>
      <w:r w:rsidRPr="00722071">
        <w:t>WordPress</w:t>
      </w:r>
      <w:proofErr w:type="spellEnd"/>
      <w:r w:rsidRPr="00722071">
        <w:t>, organiza, apresenta, estrutura e permite reutilizar a informação publicada.</w:t>
      </w:r>
    </w:p>
    <w:p w14:paraId="0000000F" w14:textId="77777777" w:rsidR="003A1DCA" w:rsidRDefault="003A1DCA" w:rsidP="2B0BF35C">
      <w:pPr>
        <w:jc w:val="both"/>
      </w:pPr>
    </w:p>
    <w:p w14:paraId="54C3FE0C" w14:textId="7CC78D75" w:rsidR="00990C2D" w:rsidRPr="00990C2D" w:rsidRDefault="00990C2D" w:rsidP="2B0BF35C">
      <w:pPr>
        <w:jc w:val="both"/>
        <w:rPr>
          <w:b/>
          <w:bCs/>
          <w:sz w:val="28"/>
          <w:szCs w:val="28"/>
        </w:rPr>
      </w:pPr>
      <w:r w:rsidRPr="00990C2D">
        <w:rPr>
          <w:b/>
          <w:bCs/>
          <w:sz w:val="28"/>
          <w:szCs w:val="28"/>
        </w:rPr>
        <w:t xml:space="preserve">Arquitetura </w:t>
      </w:r>
      <w:r w:rsidR="003008E5">
        <w:rPr>
          <w:b/>
          <w:bCs/>
          <w:sz w:val="28"/>
          <w:szCs w:val="28"/>
        </w:rPr>
        <w:t>da</w:t>
      </w:r>
      <w:r w:rsidR="00210A12">
        <w:rPr>
          <w:b/>
          <w:bCs/>
          <w:sz w:val="28"/>
          <w:szCs w:val="28"/>
        </w:rPr>
        <w:t xml:space="preserve"> </w:t>
      </w:r>
      <w:r w:rsidRPr="00990C2D">
        <w:rPr>
          <w:b/>
          <w:bCs/>
          <w:sz w:val="28"/>
          <w:szCs w:val="28"/>
        </w:rPr>
        <w:t>Solução Atual</w:t>
      </w:r>
    </w:p>
    <w:p w14:paraId="00000010" w14:textId="551E3DA7" w:rsidR="003A1DCA" w:rsidRDefault="2B0BF35C" w:rsidP="2B0BF35C">
      <w:pPr>
        <w:jc w:val="both"/>
      </w:pPr>
      <w:r w:rsidRPr="2B0BF35C">
        <w:t xml:space="preserve">A solução atual assenta no uso contratado de um serviço de gestão de conteúdos em </w:t>
      </w:r>
      <w:hyperlink r:id="rId7">
        <w:r w:rsidRPr="2B0BF35C">
          <w:rPr>
            <w:color w:val="1155CC"/>
            <w:u w:val="single"/>
          </w:rPr>
          <w:t>WordPress.com</w:t>
        </w:r>
      </w:hyperlink>
      <w:r w:rsidRPr="2B0BF35C">
        <w:t xml:space="preserve"> (versão 6.9.4), com o tema MH Magazine a suportar o aspeto gráfico e organização visual do site. A opção por esta tecnologia permite uma gestão relativamente simples dos conteúdos, sem exigir a adoção de ferramentas mais especializadas ou mais complexas do ponto de vista operacional.</w:t>
      </w:r>
      <w:r w:rsidR="00EB14A1">
        <w:t xml:space="preserve"> O site integra ainda </w:t>
      </w:r>
      <w:r w:rsidR="007262A1">
        <w:t xml:space="preserve">funcionalidades complementares através de plugins do </w:t>
      </w:r>
      <w:proofErr w:type="spellStart"/>
      <w:r w:rsidR="007262A1">
        <w:t>WordPress</w:t>
      </w:r>
      <w:proofErr w:type="spellEnd"/>
      <w:r w:rsidR="007262A1">
        <w:t xml:space="preserve">, </w:t>
      </w:r>
      <w:r w:rsidR="00941853">
        <w:t>incluindo</w:t>
      </w:r>
      <w:r w:rsidR="007262A1">
        <w:t xml:space="preserve"> uma ligação ao Google Drive</w:t>
      </w:r>
      <w:r w:rsidR="00DB41C7">
        <w:t xml:space="preserve"> para selecionar e incorporar ficheiros externos, como documentos do tipo PDF, imagens ou conteúdos multimédia. </w:t>
      </w:r>
      <w:r w:rsidR="0052601E">
        <w:t xml:space="preserve">Esta integração permite reutilizar ficheiros alojados no Google Drive sem ser necessário carregar diretamente para a biblioteca do </w:t>
      </w:r>
      <w:proofErr w:type="spellStart"/>
      <w:r w:rsidR="0052601E">
        <w:t>WordPress</w:t>
      </w:r>
      <w:proofErr w:type="spellEnd"/>
      <w:r w:rsidR="00941853">
        <w:t>.</w:t>
      </w:r>
      <w:r w:rsidR="00EB7B55">
        <w:t xml:space="preserve"> Além disso, através dos plugins também </w:t>
      </w:r>
      <w:r w:rsidR="002E387C">
        <w:t>é possível criar tabelas</w:t>
      </w:r>
      <w:r w:rsidR="007C0DFD">
        <w:t xml:space="preserve"> para apresentar informação de uma forma mais estruturada, que é o caso do plugin TablePress.</w:t>
      </w:r>
    </w:p>
    <w:p w14:paraId="00000011" w14:textId="77777777" w:rsidR="003A1DCA" w:rsidRDefault="003A1DCA" w:rsidP="2B0BF35C">
      <w:pPr>
        <w:jc w:val="both"/>
      </w:pPr>
    </w:p>
    <w:p w14:paraId="00000012" w14:textId="77777777" w:rsidR="003A1DCA" w:rsidRDefault="2B0BF35C" w:rsidP="2B0BF35C">
      <w:pPr>
        <w:jc w:val="both"/>
        <w:rPr>
          <w:b/>
          <w:bCs/>
        </w:rPr>
      </w:pPr>
      <w:r w:rsidRPr="2B0BF35C">
        <w:rPr>
          <w:b/>
          <w:bCs/>
        </w:rPr>
        <w:t>Estrutura geral do website</w:t>
      </w:r>
    </w:p>
    <w:p w14:paraId="00000013" w14:textId="77777777" w:rsidR="003A1DCA" w:rsidRDefault="2B0BF35C" w:rsidP="2B0BF35C">
      <w:pPr>
        <w:jc w:val="both"/>
      </w:pPr>
      <w:r w:rsidRPr="2B0BF35C">
        <w:t>O site organiza-se principalmente através de páginas, categorias e posts.</w:t>
      </w:r>
    </w:p>
    <w:p w14:paraId="00000014" w14:textId="77777777" w:rsidR="003A1DCA" w:rsidRDefault="2B0BF35C" w:rsidP="2B0BF35C">
      <w:pPr>
        <w:jc w:val="both"/>
      </w:pPr>
      <w:r w:rsidRPr="2B0BF35C">
        <w:t>Para cada tipo de conceito, o URL tem esta estrutura genérica:</w:t>
      </w:r>
    </w:p>
    <w:p w14:paraId="00000015" w14:textId="77777777" w:rsidR="003A1DCA" w:rsidRDefault="2B0BF35C" w:rsidP="2B0BF35C">
      <w:pPr>
        <w:numPr>
          <w:ilvl w:val="0"/>
          <w:numId w:val="1"/>
        </w:numPr>
        <w:jc w:val="both"/>
      </w:pPr>
      <w:r w:rsidRPr="2B0BF35C">
        <w:lastRenderedPageBreak/>
        <w:t xml:space="preserve">Página: </w:t>
      </w:r>
      <w:hyperlink r:id="rId8">
        <w:r w:rsidRPr="2B0BF35C">
          <w:rPr>
            <w:highlight w:val="white"/>
          </w:rPr>
          <w:t>https://ephemerajpp.com/XPTO</w:t>
        </w:r>
      </w:hyperlink>
    </w:p>
    <w:p w14:paraId="00000016" w14:textId="77777777" w:rsidR="003A1DCA" w:rsidRDefault="2B0BF35C" w:rsidP="2B0BF35C">
      <w:pPr>
        <w:numPr>
          <w:ilvl w:val="0"/>
          <w:numId w:val="1"/>
        </w:numPr>
        <w:jc w:val="both"/>
      </w:pPr>
      <w:r w:rsidRPr="2B0BF35C">
        <w:t xml:space="preserve">Categoria: </w:t>
      </w:r>
      <w:hyperlink r:id="rId9">
        <w:r w:rsidRPr="2B0BF35C">
          <w:rPr>
            <w:highlight w:val="white"/>
          </w:rPr>
          <w:t>https://ephemerajpp.com/category/XPTO</w:t>
        </w:r>
      </w:hyperlink>
    </w:p>
    <w:p w14:paraId="00000017" w14:textId="77777777" w:rsidR="003A1DCA" w:rsidRPr="006D5F18" w:rsidRDefault="2B0BF35C" w:rsidP="2B0BF35C">
      <w:pPr>
        <w:numPr>
          <w:ilvl w:val="0"/>
          <w:numId w:val="1"/>
        </w:numPr>
        <w:jc w:val="both"/>
        <w:rPr>
          <w:lang w:val="en-GB"/>
        </w:rPr>
      </w:pPr>
      <w:r w:rsidRPr="006D5F18">
        <w:rPr>
          <w:lang w:val="en-GB"/>
        </w:rPr>
        <w:t xml:space="preserve">Post: </w:t>
      </w:r>
      <w:hyperlink r:id="rId10">
        <w:r w:rsidRPr="006D5F18">
          <w:rPr>
            <w:highlight w:val="white"/>
            <w:lang w:val="en-GB"/>
          </w:rPr>
          <w:t>https://ephemerajpp.com/Ano/Mês/Dia/XPTO</w:t>
        </w:r>
      </w:hyperlink>
    </w:p>
    <w:p w14:paraId="00000018" w14:textId="77777777" w:rsidR="003A1DCA" w:rsidRPr="00703D7E" w:rsidRDefault="003A1DCA" w:rsidP="2B0BF35C">
      <w:pPr>
        <w:jc w:val="both"/>
        <w:rPr>
          <w:highlight w:val="white"/>
          <w:lang w:val="en-GB"/>
        </w:rPr>
      </w:pPr>
    </w:p>
    <w:p w14:paraId="00000019" w14:textId="77777777" w:rsidR="003A1DCA" w:rsidRDefault="2B0BF35C" w:rsidP="2B0BF35C">
      <w:pPr>
        <w:jc w:val="both"/>
        <w:rPr>
          <w:b/>
          <w:bCs/>
          <w:highlight w:val="white"/>
        </w:rPr>
      </w:pPr>
      <w:r w:rsidRPr="2B0BF35C">
        <w:rPr>
          <w:b/>
          <w:bCs/>
          <w:highlight w:val="white"/>
        </w:rPr>
        <w:t>Páginas no website</w:t>
      </w:r>
    </w:p>
    <w:p w14:paraId="0000001A" w14:textId="77777777" w:rsidR="003A1DCA" w:rsidRDefault="2B0BF35C" w:rsidP="2B0BF35C">
      <w:pPr>
        <w:jc w:val="both"/>
        <w:rPr>
          <w:highlight w:val="white"/>
        </w:rPr>
      </w:pPr>
      <w:r w:rsidRPr="2B0BF35C">
        <w:rPr>
          <w:highlight w:val="white"/>
        </w:rPr>
        <w:t xml:space="preserve">As </w:t>
      </w:r>
      <w:r w:rsidRPr="2B0BF35C">
        <w:rPr>
          <w:b/>
          <w:bCs/>
          <w:highlight w:val="white"/>
        </w:rPr>
        <w:t xml:space="preserve">páginas </w:t>
      </w:r>
      <w:r w:rsidRPr="2B0BF35C">
        <w:rPr>
          <w:highlight w:val="white"/>
        </w:rPr>
        <w:t xml:space="preserve">são utilizadas sobretudo para conteúdos estáticos ou estruturais. Incluem, por exemplo, páginas de navegação, páginas com listas organizadas de conteúdos, e páginas geradas com recurso ao plugin </w:t>
      </w:r>
      <w:r w:rsidRPr="2B0BF35C">
        <w:rPr>
          <w:b/>
          <w:bCs/>
          <w:highlight w:val="white"/>
        </w:rPr>
        <w:t>TablePress</w:t>
      </w:r>
      <w:r w:rsidRPr="2B0BF35C">
        <w:rPr>
          <w:highlight w:val="white"/>
        </w:rPr>
        <w:t xml:space="preserve">, que permite criar e apresentar tabelas de forma personalizada. Exemplos: </w:t>
      </w:r>
      <w:hyperlink r:id="rId11">
        <w:r w:rsidRPr="2B0BF35C">
          <w:rPr>
            <w:color w:val="1155CC"/>
            <w:highlight w:val="white"/>
            <w:u w:val="single"/>
          </w:rPr>
          <w:t>Página</w:t>
        </w:r>
      </w:hyperlink>
      <w:r w:rsidRPr="2B0BF35C">
        <w:rPr>
          <w:highlight w:val="white"/>
        </w:rPr>
        <w:t>.</w:t>
      </w:r>
    </w:p>
    <w:p w14:paraId="0000001B" w14:textId="77777777" w:rsidR="003A1DCA" w:rsidRDefault="003A1DCA" w:rsidP="2B0BF35C">
      <w:pPr>
        <w:jc w:val="both"/>
        <w:rPr>
          <w:highlight w:val="white"/>
        </w:rPr>
      </w:pPr>
    </w:p>
    <w:p w14:paraId="0000001C" w14:textId="77777777" w:rsidR="003A1DCA" w:rsidRDefault="2B0BF35C" w:rsidP="2B0BF35C">
      <w:pPr>
        <w:jc w:val="both"/>
        <w:rPr>
          <w:b/>
          <w:bCs/>
          <w:highlight w:val="white"/>
        </w:rPr>
      </w:pPr>
      <w:r w:rsidRPr="2B0BF35C">
        <w:rPr>
          <w:b/>
          <w:bCs/>
          <w:highlight w:val="white"/>
        </w:rPr>
        <w:t>Categorias no website</w:t>
      </w:r>
    </w:p>
    <w:p w14:paraId="0000001D" w14:textId="77777777" w:rsidR="003A1DCA" w:rsidRDefault="2B0BF35C" w:rsidP="2B0BF35C">
      <w:pPr>
        <w:jc w:val="both"/>
        <w:rPr>
          <w:highlight w:val="white"/>
        </w:rPr>
      </w:pPr>
      <w:r w:rsidRPr="2B0BF35C">
        <w:rPr>
          <w:highlight w:val="white"/>
        </w:rPr>
        <w:t xml:space="preserve">As </w:t>
      </w:r>
      <w:r w:rsidRPr="2B0BF35C">
        <w:rPr>
          <w:b/>
          <w:bCs/>
          <w:highlight w:val="white"/>
        </w:rPr>
        <w:t>categorias</w:t>
      </w:r>
      <w:r w:rsidRPr="2B0BF35C">
        <w:rPr>
          <w:highlight w:val="white"/>
        </w:rPr>
        <w:t xml:space="preserve"> são utilizadas como forma de organização e de navegação, permitindo agrupar posts segundo diferentes critérios. Um mesmo post pode estar associado a uma ou várias categorias.</w:t>
      </w:r>
    </w:p>
    <w:p w14:paraId="2DA65C0B" w14:textId="77777777" w:rsidR="00BF1620" w:rsidRDefault="00BF1620" w:rsidP="2B0BF35C">
      <w:pPr>
        <w:jc w:val="both"/>
        <w:rPr>
          <w:highlight w:val="white"/>
        </w:rPr>
      </w:pPr>
    </w:p>
    <w:p w14:paraId="030D3001" w14:textId="77777777" w:rsidR="003A1DCA" w:rsidRPr="00BF1620" w:rsidRDefault="00000000" w:rsidP="00BF1620">
      <w:pPr>
        <w:jc w:val="both"/>
        <w:rPr>
          <w:b/>
          <w:bCs/>
        </w:rPr>
      </w:pPr>
      <w:r w:rsidRPr="00BF1620">
        <w:rPr>
          <w:b/>
          <w:bCs/>
        </w:rPr>
        <w:t>Tags no website</w:t>
      </w:r>
    </w:p>
    <w:p w14:paraId="2BF75647" w14:textId="2265870A" w:rsidR="003A1DCA" w:rsidRDefault="00000000" w:rsidP="00BF1620">
      <w:pPr>
        <w:jc w:val="both"/>
      </w:pPr>
      <w:r>
        <w:t xml:space="preserve">As </w:t>
      </w:r>
      <w:r w:rsidRPr="00C9555C">
        <w:rPr>
          <w:b/>
          <w:bCs/>
        </w:rPr>
        <w:t>tags</w:t>
      </w:r>
      <w:r>
        <w:t xml:space="preserve"> são etiquetas ou palavras-chave associadas aos posts, utilizadas para descrever assuntos específicos de forma mais transversal do que as categorias. </w:t>
      </w:r>
      <w:r w:rsidR="00485E09">
        <w:t>O</w:t>
      </w:r>
      <w:r>
        <w:t xml:space="preserve"> número </w:t>
      </w:r>
      <w:r w:rsidR="00485E09">
        <w:t xml:space="preserve">existente de </w:t>
      </w:r>
      <w:proofErr w:type="spellStart"/>
      <w:r w:rsidR="00485E09">
        <w:t>tags</w:t>
      </w:r>
      <w:proofErr w:type="spellEnd"/>
      <w:r w:rsidR="00485E09">
        <w:t xml:space="preserve"> no site </w:t>
      </w:r>
      <w:r>
        <w:t xml:space="preserve">é muito reduzido quando comparado com o número de categorias existentes, o que sugere que a organização dos conteúdos </w:t>
      </w:r>
      <w:r w:rsidR="00C9555C">
        <w:t xml:space="preserve">é </w:t>
      </w:r>
      <w:r>
        <w:t>feita sobretudo através de categorias.</w:t>
      </w:r>
    </w:p>
    <w:p w14:paraId="0000001E" w14:textId="77777777" w:rsidR="003A1DCA" w:rsidRDefault="003A1DCA" w:rsidP="2B0BF35C">
      <w:pPr>
        <w:jc w:val="both"/>
        <w:rPr>
          <w:highlight w:val="white"/>
        </w:rPr>
      </w:pPr>
    </w:p>
    <w:p w14:paraId="0000001F" w14:textId="77777777" w:rsidR="003A1DCA" w:rsidRDefault="2B0BF35C" w:rsidP="2B0BF35C">
      <w:pPr>
        <w:jc w:val="both"/>
        <w:rPr>
          <w:b/>
          <w:bCs/>
          <w:highlight w:val="white"/>
        </w:rPr>
      </w:pPr>
      <w:r w:rsidRPr="2B0BF35C">
        <w:rPr>
          <w:b/>
          <w:bCs/>
          <w:highlight w:val="white"/>
        </w:rPr>
        <w:t>Posts no website</w:t>
      </w:r>
    </w:p>
    <w:p w14:paraId="00000020" w14:textId="638198E8" w:rsidR="003A1DCA" w:rsidRDefault="2B0BF35C" w:rsidP="2B0BF35C">
      <w:pPr>
        <w:jc w:val="both"/>
        <w:rPr>
          <w:highlight w:val="white"/>
        </w:rPr>
      </w:pPr>
      <w:r w:rsidRPr="2B0BF35C">
        <w:rPr>
          <w:highlight w:val="white"/>
        </w:rPr>
        <w:t xml:space="preserve">Os </w:t>
      </w:r>
      <w:proofErr w:type="spellStart"/>
      <w:r w:rsidRPr="2B0BF35C">
        <w:rPr>
          <w:b/>
          <w:bCs/>
          <w:highlight w:val="white"/>
        </w:rPr>
        <w:t>posts</w:t>
      </w:r>
      <w:proofErr w:type="spellEnd"/>
      <w:r w:rsidRPr="2B0BF35C">
        <w:rPr>
          <w:highlight w:val="white"/>
        </w:rPr>
        <w:t xml:space="preserve"> constituem a principal unidade de publicação. Cada post pode incluir título, data de publicação, descrição textual e ficheiros associados. Na prática, o processo corrente de incorporação de novos conteúdos passa pela digitalização do material e pela posterior criação de um post no painel de gestão do WordPress, no qual são inseridas as informações consideradas relevantes para a sua disponibilização. Deste modo, </w:t>
      </w:r>
      <w:r w:rsidR="0037434F" w:rsidRPr="0037434F">
        <w:t xml:space="preserve">em muitos casos, o </w:t>
      </w:r>
      <w:proofErr w:type="spellStart"/>
      <w:r w:rsidR="0037434F" w:rsidRPr="0037434F">
        <w:t>post</w:t>
      </w:r>
      <w:proofErr w:type="spellEnd"/>
      <w:r w:rsidR="0037434F" w:rsidRPr="0037434F">
        <w:t xml:space="preserve"> funciona como unidade de publicação e, por vezes, como representação pública mínima de objetos ou conjuntos documentais</w:t>
      </w:r>
      <w:r w:rsidRPr="2B0BF35C">
        <w:rPr>
          <w:highlight w:val="white"/>
        </w:rPr>
        <w:t xml:space="preserve">. </w:t>
      </w:r>
      <w:hyperlink r:id="rId12">
        <w:r w:rsidRPr="2B0BF35C">
          <w:rPr>
            <w:color w:val="1155CC"/>
            <w:highlight w:val="white"/>
            <w:u w:val="single"/>
          </w:rPr>
          <w:t>Exemplo post</w:t>
        </w:r>
      </w:hyperlink>
      <w:r w:rsidRPr="2B0BF35C">
        <w:rPr>
          <w:highlight w:val="white"/>
        </w:rPr>
        <w:t>.</w:t>
      </w:r>
    </w:p>
    <w:p w14:paraId="00000021" w14:textId="77777777" w:rsidR="003A1DCA" w:rsidRDefault="003A1DCA" w:rsidP="2B0BF35C">
      <w:pPr>
        <w:jc w:val="both"/>
        <w:rPr>
          <w:highlight w:val="white"/>
        </w:rPr>
      </w:pPr>
    </w:p>
    <w:p w14:paraId="00000022" w14:textId="77777777" w:rsidR="003A1DCA" w:rsidRDefault="2B0BF35C" w:rsidP="2B0BF35C">
      <w:pPr>
        <w:jc w:val="both"/>
        <w:rPr>
          <w:b/>
          <w:bCs/>
        </w:rPr>
      </w:pPr>
      <w:r w:rsidRPr="2B0BF35C">
        <w:rPr>
          <w:b/>
          <w:bCs/>
        </w:rPr>
        <w:t>Tabelas no website</w:t>
      </w:r>
    </w:p>
    <w:p w14:paraId="7136D59F" w14:textId="2B210352" w:rsidR="003A1DCA" w:rsidRDefault="4EFB31D7" w:rsidP="2B0BF35C">
      <w:pPr>
        <w:jc w:val="both"/>
      </w:pPr>
      <w:r w:rsidRPr="2B0BF35C">
        <w:t>As tabelas existentes no website são criadas através do plugin TablePress e utilizadas para apresentar listas, inventários e outros conjuntos estruturados de informação. Embora esta solução permita alguma flexibilidade e exportação em formatos como CSV, Excel ou PDF, a sua utilização depende da configuração individual de cada tabela, o que pode gerar inconsistências na forma como a informação é apresentada, pesquisada e reutilizada.</w:t>
      </w:r>
    </w:p>
    <w:p w14:paraId="00000023" w14:textId="1EF5DA2D" w:rsidR="003A1DCA" w:rsidRDefault="2B0BF35C" w:rsidP="2B0BF35C">
      <w:pPr>
        <w:jc w:val="both"/>
      </w:pPr>
      <w:r w:rsidRPr="2B0BF35C">
        <w:t>A ativação d</w:t>
      </w:r>
      <w:r w:rsidR="6C530E35" w:rsidRPr="2B0BF35C">
        <w:t xml:space="preserve">a </w:t>
      </w:r>
      <w:r w:rsidRPr="2B0BF35C">
        <w:t>funcionalidade</w:t>
      </w:r>
      <w:r w:rsidR="264BDF38" w:rsidRPr="2B0BF35C">
        <w:t xml:space="preserve"> de exportação</w:t>
      </w:r>
      <w:r w:rsidRPr="2B0BF35C">
        <w:t xml:space="preserve"> depende da configuração definida para cada tabela. Exemplos: </w:t>
      </w:r>
      <w:hyperlink r:id="rId13">
        <w:r w:rsidRPr="2B0BF35C">
          <w:rPr>
            <w:color w:val="1155CC"/>
            <w:u w:val="single"/>
          </w:rPr>
          <w:t>página TablePress</w:t>
        </w:r>
      </w:hyperlink>
      <w:r w:rsidRPr="2B0BF35C">
        <w:t xml:space="preserve">, </w:t>
      </w:r>
      <w:hyperlink r:id="rId14">
        <w:r w:rsidRPr="2B0BF35C">
          <w:rPr>
            <w:color w:val="1155CC"/>
            <w:u w:val="single"/>
          </w:rPr>
          <w:t>página TablePress sem download</w:t>
        </w:r>
      </w:hyperlink>
      <w:r w:rsidRPr="2B0BF35C">
        <w:t>.</w:t>
      </w:r>
    </w:p>
    <w:p w14:paraId="00000024" w14:textId="77777777" w:rsidR="003A1DCA" w:rsidRDefault="003A1DCA" w:rsidP="2B0BF35C">
      <w:pPr>
        <w:jc w:val="both"/>
      </w:pPr>
    </w:p>
    <w:p w14:paraId="00000025" w14:textId="77777777" w:rsidR="003A1DCA" w:rsidRDefault="2B0BF35C" w:rsidP="2B0BF35C">
      <w:pPr>
        <w:jc w:val="both"/>
        <w:rPr>
          <w:b/>
          <w:bCs/>
        </w:rPr>
      </w:pPr>
      <w:r w:rsidRPr="2B0BF35C">
        <w:rPr>
          <w:b/>
          <w:bCs/>
        </w:rPr>
        <w:t>Formulários e Comentários</w:t>
      </w:r>
    </w:p>
    <w:p w14:paraId="17E1F9D2" w14:textId="7DAC9803" w:rsidR="4C498C39" w:rsidRDefault="4C498C39" w:rsidP="2B0BF35C">
      <w:pPr>
        <w:jc w:val="both"/>
      </w:pPr>
      <w:r w:rsidRPr="2B0BF35C">
        <w:t>As funcionalidades de interação com o público são suportadas pelo plugin Jetpack, incluindo formulários, comentários, gostos e partilhas. A existência de formulários duplicados para a inscrição de associados revela um problema de controlo e manutenção de conteúdos: quando uma mesma função se encontra dispersa por várias páginas, aumenta o risco de desatualização, redundância e perda de coerência na experiência do utilizador.</w:t>
      </w:r>
    </w:p>
    <w:p w14:paraId="797BE2AE" w14:textId="29917B2C" w:rsidR="2B0BF35C" w:rsidRDefault="2B0BF35C" w:rsidP="2B0BF35C">
      <w:pPr>
        <w:jc w:val="both"/>
        <w:rPr>
          <w:b/>
          <w:bCs/>
        </w:rPr>
      </w:pPr>
    </w:p>
    <w:p w14:paraId="00000028" w14:textId="3DDED337" w:rsidR="003A1DCA" w:rsidRDefault="2B0BF35C" w:rsidP="2B0BF35C">
      <w:pPr>
        <w:jc w:val="both"/>
      </w:pPr>
      <w:r w:rsidRPr="2B0BF35C">
        <w:t>Formulário de inscrição de novos associados</w:t>
      </w:r>
      <w:r w:rsidR="083C39AC" w:rsidRPr="2B0BF35C">
        <w:t>:</w:t>
      </w:r>
      <w:r w:rsidRPr="2B0BF35C">
        <w:t xml:space="preserve"> </w:t>
      </w:r>
      <w:hyperlink r:id="rId15">
        <w:r w:rsidRPr="2B0BF35C">
          <w:rPr>
            <w:color w:val="1155CC"/>
            <w:u w:val="single"/>
          </w:rPr>
          <w:t>formulário1</w:t>
        </w:r>
      </w:hyperlink>
      <w:r w:rsidRPr="2B0BF35C">
        <w:t xml:space="preserve">, </w:t>
      </w:r>
      <w:hyperlink r:id="rId16">
        <w:r w:rsidRPr="2B0BF35C">
          <w:rPr>
            <w:color w:val="1155CC"/>
            <w:u w:val="single"/>
          </w:rPr>
          <w:t>formulário2</w:t>
        </w:r>
      </w:hyperlink>
    </w:p>
    <w:p w14:paraId="0000002B" w14:textId="77777777" w:rsidR="003A1DCA" w:rsidRDefault="003A1DCA" w:rsidP="2B0BF35C">
      <w:pPr>
        <w:jc w:val="both"/>
        <w:rPr>
          <w:highlight w:val="white"/>
        </w:rPr>
      </w:pPr>
    </w:p>
    <w:p w14:paraId="0000002C" w14:textId="77777777" w:rsidR="003A1DCA" w:rsidRDefault="2B0BF35C" w:rsidP="2B0BF35C">
      <w:pPr>
        <w:jc w:val="both"/>
        <w:rPr>
          <w:b/>
          <w:bCs/>
          <w:highlight w:val="white"/>
        </w:rPr>
      </w:pPr>
      <w:r w:rsidRPr="2B0BF35C">
        <w:rPr>
          <w:b/>
          <w:bCs/>
          <w:highlight w:val="white"/>
        </w:rPr>
        <w:lastRenderedPageBreak/>
        <w:t>Análise dos conteúdos do website</w:t>
      </w:r>
    </w:p>
    <w:p w14:paraId="0000002D" w14:textId="77777777" w:rsidR="003A1DCA" w:rsidRDefault="2B0BF35C" w:rsidP="2B0BF35C">
      <w:pPr>
        <w:jc w:val="both"/>
        <w:rPr>
          <w:highlight w:val="white"/>
        </w:rPr>
      </w:pPr>
      <w:r w:rsidRPr="2B0BF35C">
        <w:rPr>
          <w:highlight w:val="white"/>
        </w:rPr>
        <w:t>Foram identificados os seguintes conteúdos:</w:t>
      </w:r>
    </w:p>
    <w:p w14:paraId="0000002E" w14:textId="77777777" w:rsidR="003A1DCA" w:rsidRDefault="2B0BF35C" w:rsidP="2B0BF35C">
      <w:pPr>
        <w:numPr>
          <w:ilvl w:val="0"/>
          <w:numId w:val="3"/>
        </w:numPr>
        <w:jc w:val="both"/>
        <w:rPr>
          <w:highlight w:val="white"/>
        </w:rPr>
      </w:pPr>
      <w:r w:rsidRPr="2B0BF35C">
        <w:rPr>
          <w:highlight w:val="white"/>
        </w:rPr>
        <w:t xml:space="preserve">17642 categorias, das quais 353 encontram-se vazias, isto é, sem qualquer post associado. </w:t>
      </w:r>
    </w:p>
    <w:p w14:paraId="0000002F" w14:textId="77777777" w:rsidR="003A1DCA" w:rsidRDefault="2B0BF35C" w:rsidP="2B0BF35C">
      <w:pPr>
        <w:numPr>
          <w:ilvl w:val="0"/>
          <w:numId w:val="3"/>
        </w:numPr>
        <w:jc w:val="both"/>
        <w:rPr>
          <w:highlight w:val="white"/>
        </w:rPr>
      </w:pPr>
      <w:r w:rsidRPr="2B0BF35C">
        <w:rPr>
          <w:highlight w:val="white"/>
        </w:rPr>
        <w:t>209 páginas.</w:t>
      </w:r>
    </w:p>
    <w:p w14:paraId="4AB5B950" w14:textId="77777777" w:rsidR="003A1DCA" w:rsidRDefault="00000000" w:rsidP="006D5F18">
      <w:pPr>
        <w:pStyle w:val="ListParagraph"/>
        <w:numPr>
          <w:ilvl w:val="0"/>
          <w:numId w:val="3"/>
        </w:numPr>
      </w:pPr>
      <w:r>
        <w:t>39 tags.</w:t>
      </w:r>
    </w:p>
    <w:p w14:paraId="00000030" w14:textId="77777777" w:rsidR="003A1DCA" w:rsidRDefault="2B0BF35C" w:rsidP="2B0BF35C">
      <w:pPr>
        <w:numPr>
          <w:ilvl w:val="0"/>
          <w:numId w:val="3"/>
        </w:numPr>
        <w:jc w:val="both"/>
        <w:rPr>
          <w:highlight w:val="white"/>
        </w:rPr>
      </w:pPr>
      <w:r w:rsidRPr="2B0BF35C">
        <w:rPr>
          <w:highlight w:val="white"/>
        </w:rPr>
        <w:t>164 tabelas geradas com o TablePress.</w:t>
      </w:r>
    </w:p>
    <w:p w14:paraId="00000031" w14:textId="77777777" w:rsidR="003A1DCA" w:rsidRDefault="003A1DCA" w:rsidP="2B0BF35C">
      <w:pPr>
        <w:jc w:val="both"/>
        <w:rPr>
          <w:highlight w:val="white"/>
        </w:rPr>
      </w:pPr>
    </w:p>
    <w:p w14:paraId="7EBECC6B" w14:textId="587A1590" w:rsidR="2B0BF35C" w:rsidRDefault="2B0BF35C" w:rsidP="2B0BF35C">
      <w:pPr>
        <w:jc w:val="both"/>
        <w:rPr>
          <w:b/>
          <w:bCs/>
          <w:highlight w:val="white"/>
        </w:rPr>
      </w:pPr>
      <w:r w:rsidRPr="2B0BF35C">
        <w:rPr>
          <w:b/>
          <w:bCs/>
          <w:highlight w:val="white"/>
        </w:rPr>
        <w:t>Uso do espaço de armazenamento contratado</w:t>
      </w:r>
    </w:p>
    <w:p w14:paraId="00000033" w14:textId="1A341D3F" w:rsidR="003A1DCA" w:rsidRDefault="2B0BF35C" w:rsidP="2B0BF35C">
      <w:pPr>
        <w:jc w:val="both"/>
        <w:rPr>
          <w:highlight w:val="white"/>
        </w:rPr>
      </w:pPr>
      <w:r w:rsidRPr="2B0BF35C">
        <w:rPr>
          <w:highlight w:val="white"/>
        </w:rPr>
        <w:t>O serviço utiliza atualmente cerca de 186,4 GB, dos 400 GB disponíveis por contrato</w:t>
      </w:r>
      <w:r w:rsidR="698C8C47" w:rsidRPr="2B0BF35C">
        <w:rPr>
          <w:highlight w:val="white"/>
        </w:rPr>
        <w:t xml:space="preserve"> e </w:t>
      </w:r>
      <w:r w:rsidR="698C8C47" w:rsidRPr="2B0BF35C">
        <w:t>é atualmente usado de forma significativa por imagens</w:t>
      </w:r>
      <w:r w:rsidRPr="2B0BF35C">
        <w:rPr>
          <w:highlight w:val="white"/>
        </w:rPr>
        <w:t>.</w:t>
      </w:r>
    </w:p>
    <w:p w14:paraId="1C433D14" w14:textId="12F6AD53" w:rsidR="003A1DCA" w:rsidRDefault="2B0BF35C" w:rsidP="2B0BF35C">
      <w:pPr>
        <w:jc w:val="both"/>
        <w:rPr>
          <w:highlight w:val="white"/>
        </w:rPr>
      </w:pPr>
      <w:r w:rsidRPr="2B0BF35C">
        <w:rPr>
          <w:highlight w:val="white"/>
        </w:rPr>
        <w:t>Encontram-se armazenadas 2</w:t>
      </w:r>
      <w:r w:rsidR="00013309">
        <w:rPr>
          <w:highlight w:val="white"/>
        </w:rPr>
        <w:t>87</w:t>
      </w:r>
      <w:r w:rsidRPr="2B0BF35C">
        <w:rPr>
          <w:highlight w:val="white"/>
        </w:rPr>
        <w:t>.</w:t>
      </w:r>
      <w:r w:rsidR="000146E8">
        <w:rPr>
          <w:highlight w:val="white"/>
        </w:rPr>
        <w:t>785</w:t>
      </w:r>
      <w:r w:rsidRPr="2B0BF35C">
        <w:rPr>
          <w:highlight w:val="white"/>
        </w:rPr>
        <w:t xml:space="preserve"> imagens.</w:t>
      </w:r>
      <w:r w:rsidR="080D69FF" w:rsidRPr="2B0BF35C">
        <w:rPr>
          <w:highlight w:val="white"/>
        </w:rPr>
        <w:t xml:space="preserve"> De notar que, sempre que uma nova imagem é adicionada ao serviço, o WordPress e o tema MH Magazine podem gerar automaticamente várias versões derivadas em diferentes dimensões. No caso de imagens com dimensão suficiente, foram identificadas até 11 versões derivadas: 6 geradas pelo WordPress e 5 geradas pelo tema MH Magazine. Somando estas versões ao ficheiro original carregado, uma única imagem pode originar até 12 ficheiros armazenados. Este número pode ser inferior quando a imagem original não tem dimensão suficiente para gerar todos os tamanhos previstos.</w:t>
      </w:r>
    </w:p>
    <w:p w14:paraId="2371E6AF" w14:textId="77777777" w:rsidR="003A1DCA" w:rsidRDefault="2B0BF35C" w:rsidP="2B0BF35C">
      <w:pPr>
        <w:jc w:val="both"/>
        <w:rPr>
          <w:highlight w:val="white"/>
        </w:rPr>
      </w:pPr>
      <w:r w:rsidRPr="2B0BF35C">
        <w:rPr>
          <w:highlight w:val="white"/>
        </w:rPr>
        <w:t xml:space="preserve">Esta configuração tem um impacto muito significativo no consumo de espaço: sem estas cópias derivadas, o volume ocupado seria aproximadamente de apenas 49 GB. </w:t>
      </w:r>
    </w:p>
    <w:p w14:paraId="18F9F146" w14:textId="31B34822" w:rsidR="003A1DCA" w:rsidRDefault="027D4A62" w:rsidP="2B0BF35C">
      <w:pPr>
        <w:jc w:val="both"/>
      </w:pPr>
      <w:r w:rsidRPr="2B0BF35C">
        <w:rPr>
          <w:highlight w:val="white"/>
        </w:rPr>
        <w:t>No entanto, após análise do funcionamento do site, conclui-se que estas versões são utilizadas pelo WordPress e pelo tema para apresentar imagens adequadas a diferentes contextos, resoluções e dispositivos. Algumas versões são usadas em miniaturas, listas, sliders, imagens de destaque e mecanismos de carregamento responsivo.</w:t>
      </w:r>
    </w:p>
    <w:p w14:paraId="076D696B" w14:textId="2434E927" w:rsidR="003A1DCA" w:rsidRDefault="027D4A62" w:rsidP="2B0BF35C">
      <w:pPr>
        <w:jc w:val="both"/>
      </w:pPr>
      <w:r w:rsidRPr="2B0BF35C">
        <w:rPr>
          <w:highlight w:val="white"/>
        </w:rPr>
        <w:t xml:space="preserve"> </w:t>
      </w:r>
    </w:p>
    <w:p w14:paraId="0E120E5A" w14:textId="21586CCF" w:rsidR="003A1DCA" w:rsidRDefault="027D4A62" w:rsidP="2B0BF35C">
      <w:pPr>
        <w:jc w:val="both"/>
      </w:pPr>
      <w:r w:rsidRPr="2B0BF35C">
        <w:rPr>
          <w:highlight w:val="white"/>
        </w:rPr>
        <w:t>Assim, a desativação destas versões não é recomendada, uma vez que poderia comprometer a apresentação visual, a adaptação do site a diferentes dispositivos e a performance de carregamento das páginas.</w:t>
      </w:r>
    </w:p>
    <w:p w14:paraId="4DF66A48" w14:textId="32AD5927" w:rsidR="003A1DCA" w:rsidRDefault="027D4A62" w:rsidP="2B0BF35C">
      <w:pPr>
        <w:jc w:val="both"/>
      </w:pPr>
      <w:r w:rsidRPr="2B0BF35C">
        <w:rPr>
          <w:highlight w:val="white"/>
        </w:rPr>
        <w:t xml:space="preserve"> </w:t>
      </w:r>
    </w:p>
    <w:p w14:paraId="7E21E707" w14:textId="334F02DE" w:rsidR="003A1DCA" w:rsidRPr="006D5F18" w:rsidRDefault="027D4A62" w:rsidP="2B0BF35C">
      <w:pPr>
        <w:jc w:val="both"/>
        <w:rPr>
          <w:lang w:val="en-GB"/>
        </w:rPr>
      </w:pPr>
      <w:proofErr w:type="spellStart"/>
      <w:r w:rsidRPr="006D5F18">
        <w:rPr>
          <w:highlight w:val="white"/>
          <w:lang w:val="en-GB"/>
        </w:rPr>
        <w:t>Exemplo</w:t>
      </w:r>
      <w:proofErr w:type="spellEnd"/>
      <w:r w:rsidRPr="006D5F18">
        <w:rPr>
          <w:highlight w:val="white"/>
          <w:lang w:val="en-GB"/>
        </w:rPr>
        <w:t xml:space="preserve">: </w:t>
      </w:r>
      <w:proofErr w:type="spellStart"/>
      <w:r w:rsidRPr="006D5F18">
        <w:rPr>
          <w:highlight w:val="white"/>
          <w:lang w:val="en-GB"/>
        </w:rPr>
        <w:t>imagem</w:t>
      </w:r>
      <w:proofErr w:type="spellEnd"/>
      <w:r w:rsidRPr="006D5F18">
        <w:rPr>
          <w:highlight w:val="white"/>
          <w:lang w:val="en-GB"/>
        </w:rPr>
        <w:t xml:space="preserve"> IMG_6298</w:t>
      </w:r>
    </w:p>
    <w:p w14:paraId="04EC2911" w14:textId="7A0994C5" w:rsidR="003A1DCA" w:rsidRPr="006D5F18" w:rsidRDefault="3D06B1DA" w:rsidP="2B0BF35C">
      <w:pPr>
        <w:jc w:val="both"/>
        <w:rPr>
          <w:lang w:val="en-GB"/>
        </w:rPr>
      </w:pPr>
      <w:r w:rsidRPr="006D5F18">
        <w:rPr>
          <w:highlight w:val="white"/>
          <w:lang w:val="en-GB"/>
        </w:rPr>
        <w:t>WordPress:</w:t>
      </w:r>
    </w:p>
    <w:p w14:paraId="49E61EBB" w14:textId="7A19C498" w:rsidR="003A1DCA" w:rsidRPr="006D5F18" w:rsidRDefault="3D06B1DA" w:rsidP="2B0BF35C">
      <w:pPr>
        <w:jc w:val="both"/>
        <w:rPr>
          <w:lang w:val="en-GB"/>
        </w:rPr>
      </w:pPr>
      <w:r w:rsidRPr="006D5F18">
        <w:rPr>
          <w:highlight w:val="white"/>
          <w:lang w:val="en-GB"/>
        </w:rPr>
        <w:t>thumbnail      150x112</w:t>
      </w:r>
    </w:p>
    <w:p w14:paraId="14E64E20" w14:textId="05106286" w:rsidR="003A1DCA" w:rsidRPr="006D5F18" w:rsidRDefault="3D06B1DA" w:rsidP="2B0BF35C">
      <w:pPr>
        <w:jc w:val="both"/>
        <w:rPr>
          <w:lang w:val="en-GB"/>
        </w:rPr>
      </w:pPr>
      <w:r w:rsidRPr="006D5F18">
        <w:rPr>
          <w:highlight w:val="white"/>
          <w:lang w:val="en-GB"/>
        </w:rPr>
        <w:t>medium         250x187</w:t>
      </w:r>
    </w:p>
    <w:p w14:paraId="1763D4EF" w14:textId="3882C8DA" w:rsidR="003A1DCA" w:rsidRPr="006D5F18" w:rsidRDefault="3D06B1DA" w:rsidP="2B0BF35C">
      <w:pPr>
        <w:jc w:val="both"/>
        <w:rPr>
          <w:lang w:val="en-GB"/>
        </w:rPr>
      </w:pPr>
      <w:r w:rsidRPr="006D5F18">
        <w:rPr>
          <w:highlight w:val="white"/>
          <w:lang w:val="en-GB"/>
        </w:rPr>
        <w:t>large          500x375</w:t>
      </w:r>
    </w:p>
    <w:p w14:paraId="7109EE82" w14:textId="5239FC69" w:rsidR="003A1DCA" w:rsidRPr="006D5F18" w:rsidRDefault="3D06B1DA" w:rsidP="2B0BF35C">
      <w:pPr>
        <w:jc w:val="both"/>
        <w:rPr>
          <w:lang w:val="en-GB"/>
        </w:rPr>
      </w:pPr>
      <w:proofErr w:type="spellStart"/>
      <w:r w:rsidRPr="006D5F18">
        <w:rPr>
          <w:highlight w:val="white"/>
          <w:lang w:val="en-GB"/>
        </w:rPr>
        <w:t>medium_large</w:t>
      </w:r>
      <w:proofErr w:type="spellEnd"/>
      <w:r w:rsidRPr="006D5F18">
        <w:rPr>
          <w:highlight w:val="white"/>
          <w:lang w:val="en-GB"/>
        </w:rPr>
        <w:t xml:space="preserve">   768x576</w:t>
      </w:r>
    </w:p>
    <w:p w14:paraId="305CA6B2" w14:textId="5AC97565" w:rsidR="003A1DCA" w:rsidRPr="006D5F18" w:rsidRDefault="3D06B1DA" w:rsidP="2B0BF35C">
      <w:pPr>
        <w:jc w:val="both"/>
        <w:rPr>
          <w:lang w:val="en-GB"/>
        </w:rPr>
      </w:pPr>
      <w:r w:rsidRPr="006D5F18">
        <w:rPr>
          <w:highlight w:val="white"/>
          <w:lang w:val="en-GB"/>
        </w:rPr>
        <w:t>1536x1536      1536x1152</w:t>
      </w:r>
    </w:p>
    <w:p w14:paraId="73D48623" w14:textId="5035B61D" w:rsidR="003A1DCA" w:rsidRPr="006D5F18" w:rsidRDefault="3D06B1DA" w:rsidP="2B0BF35C">
      <w:pPr>
        <w:jc w:val="both"/>
        <w:rPr>
          <w:lang w:val="en-GB"/>
        </w:rPr>
      </w:pPr>
      <w:r w:rsidRPr="006D5F18">
        <w:rPr>
          <w:highlight w:val="white"/>
          <w:lang w:val="en-GB"/>
        </w:rPr>
        <w:t>2048x2048      2048x1536</w:t>
      </w:r>
    </w:p>
    <w:p w14:paraId="6F52525C" w14:textId="0208A2E0" w:rsidR="003A1DCA" w:rsidRPr="006D5F18" w:rsidRDefault="3D06B1DA" w:rsidP="2B0BF35C">
      <w:pPr>
        <w:jc w:val="both"/>
        <w:rPr>
          <w:lang w:val="en-GB"/>
        </w:rPr>
      </w:pPr>
      <w:r w:rsidRPr="006D5F18">
        <w:rPr>
          <w:highlight w:val="white"/>
          <w:lang w:val="en-GB"/>
        </w:rPr>
        <w:t xml:space="preserve"> </w:t>
      </w:r>
    </w:p>
    <w:p w14:paraId="22EF6A76" w14:textId="7007D8AF" w:rsidR="003A1DCA" w:rsidRPr="006D5F18" w:rsidRDefault="3D06B1DA" w:rsidP="2B0BF35C">
      <w:pPr>
        <w:jc w:val="both"/>
        <w:rPr>
          <w:lang w:val="en-GB"/>
        </w:rPr>
      </w:pPr>
      <w:r w:rsidRPr="006D5F18">
        <w:rPr>
          <w:highlight w:val="white"/>
          <w:lang w:val="en-GB"/>
        </w:rPr>
        <w:t>MH Magazine:</w:t>
      </w:r>
    </w:p>
    <w:p w14:paraId="3812008F" w14:textId="1681DB1D" w:rsidR="003A1DCA" w:rsidRPr="006D5F18" w:rsidRDefault="3D06B1DA" w:rsidP="2B0BF35C">
      <w:pPr>
        <w:jc w:val="both"/>
        <w:rPr>
          <w:lang w:val="en-GB"/>
        </w:rPr>
      </w:pPr>
      <w:proofErr w:type="spellStart"/>
      <w:r w:rsidRPr="006D5F18">
        <w:rPr>
          <w:highlight w:val="white"/>
          <w:lang w:val="en-GB"/>
        </w:rPr>
        <w:t>mh</w:t>
      </w:r>
      <w:proofErr w:type="spellEnd"/>
      <w:r w:rsidRPr="006D5F18">
        <w:rPr>
          <w:highlight w:val="white"/>
          <w:lang w:val="en-GB"/>
        </w:rPr>
        <w:t>-magazine-slider   1030x438</w:t>
      </w:r>
    </w:p>
    <w:p w14:paraId="16E8BAF4" w14:textId="77422751" w:rsidR="003A1DCA" w:rsidRPr="006D5F18" w:rsidRDefault="3D06B1DA" w:rsidP="2B0BF35C">
      <w:pPr>
        <w:jc w:val="both"/>
        <w:rPr>
          <w:lang w:val="en-GB"/>
        </w:rPr>
      </w:pPr>
      <w:proofErr w:type="spellStart"/>
      <w:r w:rsidRPr="006D5F18">
        <w:rPr>
          <w:highlight w:val="white"/>
          <w:lang w:val="en-GB"/>
        </w:rPr>
        <w:t>mh</w:t>
      </w:r>
      <w:proofErr w:type="spellEnd"/>
      <w:r w:rsidRPr="006D5F18">
        <w:rPr>
          <w:highlight w:val="white"/>
          <w:lang w:val="en-GB"/>
        </w:rPr>
        <w:t>-magazine-</w:t>
      </w:r>
      <w:proofErr w:type="gramStart"/>
      <w:r w:rsidRPr="006D5F18">
        <w:rPr>
          <w:highlight w:val="white"/>
          <w:lang w:val="en-GB"/>
        </w:rPr>
        <w:t>content  678</w:t>
      </w:r>
      <w:proofErr w:type="gramEnd"/>
      <w:r w:rsidRPr="006D5F18">
        <w:rPr>
          <w:highlight w:val="white"/>
          <w:lang w:val="en-GB"/>
        </w:rPr>
        <w:t>x381</w:t>
      </w:r>
    </w:p>
    <w:p w14:paraId="41A0D371" w14:textId="16C81F97" w:rsidR="003A1DCA" w:rsidRPr="006D5F18" w:rsidRDefault="3D06B1DA" w:rsidP="2B0BF35C">
      <w:pPr>
        <w:jc w:val="both"/>
        <w:rPr>
          <w:lang w:val="en-GB"/>
        </w:rPr>
      </w:pPr>
      <w:proofErr w:type="spellStart"/>
      <w:r w:rsidRPr="006D5F18">
        <w:rPr>
          <w:highlight w:val="white"/>
          <w:lang w:val="en-GB"/>
        </w:rPr>
        <w:t>mh</w:t>
      </w:r>
      <w:proofErr w:type="spellEnd"/>
      <w:r w:rsidRPr="006D5F18">
        <w:rPr>
          <w:highlight w:val="white"/>
          <w:lang w:val="en-GB"/>
        </w:rPr>
        <w:t>-magazine-large    678x509</w:t>
      </w:r>
    </w:p>
    <w:p w14:paraId="10CA751C" w14:textId="1D6A81E8" w:rsidR="003A1DCA" w:rsidRPr="006D5F18" w:rsidRDefault="3D06B1DA" w:rsidP="2B0BF35C">
      <w:pPr>
        <w:jc w:val="both"/>
        <w:rPr>
          <w:lang w:val="en-GB"/>
        </w:rPr>
      </w:pPr>
      <w:proofErr w:type="spellStart"/>
      <w:r w:rsidRPr="006D5F18">
        <w:rPr>
          <w:highlight w:val="white"/>
          <w:lang w:val="en-GB"/>
        </w:rPr>
        <w:t>mh</w:t>
      </w:r>
      <w:proofErr w:type="spellEnd"/>
      <w:r w:rsidRPr="006D5F18">
        <w:rPr>
          <w:highlight w:val="white"/>
          <w:lang w:val="en-GB"/>
        </w:rPr>
        <w:t>-magazine-medium   326x245</w:t>
      </w:r>
    </w:p>
    <w:p w14:paraId="7513BB9C" w14:textId="6A26BA7B" w:rsidR="003A1DCA" w:rsidRPr="006D5F18" w:rsidRDefault="3D06B1DA" w:rsidP="2B0BF35C">
      <w:pPr>
        <w:jc w:val="both"/>
        <w:rPr>
          <w:lang w:val="en-GB"/>
        </w:rPr>
      </w:pPr>
      <w:proofErr w:type="spellStart"/>
      <w:r w:rsidRPr="006D5F18">
        <w:rPr>
          <w:highlight w:val="white"/>
          <w:lang w:val="en-GB"/>
        </w:rPr>
        <w:t>mh</w:t>
      </w:r>
      <w:proofErr w:type="spellEnd"/>
      <w:r w:rsidRPr="006D5F18">
        <w:rPr>
          <w:highlight w:val="white"/>
          <w:lang w:val="en-GB"/>
        </w:rPr>
        <w:t>-magazine-small    80x60</w:t>
      </w:r>
    </w:p>
    <w:p w14:paraId="2073FF28" w14:textId="739B6CEA" w:rsidR="003A1DCA" w:rsidRPr="006D5F18" w:rsidRDefault="3D06B1DA" w:rsidP="2B0BF35C">
      <w:pPr>
        <w:jc w:val="both"/>
        <w:rPr>
          <w:lang w:val="en-GB"/>
        </w:rPr>
      </w:pPr>
      <w:r w:rsidRPr="006D5F18">
        <w:rPr>
          <w:highlight w:val="white"/>
          <w:lang w:val="en-GB"/>
        </w:rPr>
        <w:t xml:space="preserve"> </w:t>
      </w:r>
    </w:p>
    <w:p w14:paraId="55B103D2" w14:textId="56525A2E" w:rsidR="003A1DCA" w:rsidRDefault="3D06B1DA" w:rsidP="2B0BF35C">
      <w:pPr>
        <w:jc w:val="both"/>
      </w:pPr>
      <w:r w:rsidRPr="2B0BF35C">
        <w:rPr>
          <w:highlight w:val="white"/>
        </w:rPr>
        <w:t>Original:</w:t>
      </w:r>
    </w:p>
    <w:p w14:paraId="00E7463F" w14:textId="367642C4" w:rsidR="003A1DCA" w:rsidRDefault="3D06B1DA" w:rsidP="2B0BF35C">
      <w:pPr>
        <w:jc w:val="both"/>
      </w:pPr>
      <w:r w:rsidRPr="2B0BF35C">
        <w:rPr>
          <w:highlight w:val="white"/>
        </w:rPr>
        <w:t>3814x2860</w:t>
      </w:r>
    </w:p>
    <w:p w14:paraId="04A49BDA" w14:textId="1F1C8F02" w:rsidR="003A1DCA" w:rsidRDefault="003A1DCA" w:rsidP="2B0BF35C">
      <w:pPr>
        <w:jc w:val="both"/>
        <w:rPr>
          <w:highlight w:val="white"/>
        </w:rPr>
      </w:pPr>
    </w:p>
    <w:p w14:paraId="00000036" w14:textId="77777777" w:rsidR="003A1DCA" w:rsidRDefault="003A1DCA">
      <w:pPr>
        <w:jc w:val="both"/>
        <w:rPr>
          <w:sz w:val="24"/>
          <w:szCs w:val="24"/>
          <w:highlight w:val="white"/>
        </w:rPr>
      </w:pPr>
    </w:p>
    <w:p w14:paraId="38930289" w14:textId="77777777" w:rsidR="003A1DCA" w:rsidRDefault="003A1DCA"/>
    <w:p w14:paraId="5D09BBE9" w14:textId="77777777" w:rsidR="003A1DCA" w:rsidRDefault="003A1DCA"/>
    <w:sectPr w:rsidR="003A1DCA">
      <w:headerReference w:type="default" r:id="rId1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609A15" w14:textId="77777777" w:rsidR="000A6EC0" w:rsidRDefault="000A6EC0">
      <w:pPr>
        <w:spacing w:line="240" w:lineRule="auto"/>
      </w:pPr>
      <w:r>
        <w:separator/>
      </w:r>
    </w:p>
  </w:endnote>
  <w:endnote w:type="continuationSeparator" w:id="0">
    <w:p w14:paraId="034B68B3" w14:textId="77777777" w:rsidR="000A6EC0" w:rsidRDefault="000A6E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D41534C-A5FC-6546-AAD0-230ECC911FE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695C2C02-6A7E-0043-9CA7-99D4AF17F220}"/>
    <w:embedBold r:id="rId3" w:fontKey="{F6D03BBC-663F-2A4C-A145-2079A41E2145}"/>
    <w:embedItalic r:id="rId4" w:fontKey="{99E50735-E97C-0042-8EDF-E1E5A02DEC4D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5" w:fontKey="{7720DE4D-6EAA-2B42-82D2-CBCBF5DC46D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C710867C-2FA7-2C48-B23C-CFD169829F1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D85E3A" w14:textId="77777777" w:rsidR="000A6EC0" w:rsidRDefault="000A6EC0">
      <w:pPr>
        <w:spacing w:line="240" w:lineRule="auto"/>
      </w:pPr>
      <w:r>
        <w:separator/>
      </w:r>
    </w:p>
  </w:footnote>
  <w:footnote w:type="continuationSeparator" w:id="0">
    <w:p w14:paraId="476C5FD5" w14:textId="77777777" w:rsidR="000A6EC0" w:rsidRDefault="000A6E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37" w14:textId="77777777" w:rsidR="003A1DCA" w:rsidRDefault="003A1DC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99A400"/>
    <w:multiLevelType w:val="multilevel"/>
    <w:tmpl w:val="729435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8C0596"/>
    <w:multiLevelType w:val="multilevel"/>
    <w:tmpl w:val="0AB2D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3E49D6"/>
    <w:multiLevelType w:val="multilevel"/>
    <w:tmpl w:val="D8642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51297104">
    <w:abstractNumId w:val="0"/>
  </w:num>
  <w:num w:numId="2" w16cid:durableId="237985230">
    <w:abstractNumId w:val="2"/>
  </w:num>
  <w:num w:numId="3" w16cid:durableId="161351131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DCA"/>
    <w:rsid w:val="00013309"/>
    <w:rsid w:val="000146E8"/>
    <w:rsid w:val="000A6EC0"/>
    <w:rsid w:val="00117C24"/>
    <w:rsid w:val="001873E4"/>
    <w:rsid w:val="001C15B8"/>
    <w:rsid w:val="00210A12"/>
    <w:rsid w:val="002E387C"/>
    <w:rsid w:val="002E507A"/>
    <w:rsid w:val="003008E5"/>
    <w:rsid w:val="0037434F"/>
    <w:rsid w:val="003A1DCA"/>
    <w:rsid w:val="00485E09"/>
    <w:rsid w:val="0052601E"/>
    <w:rsid w:val="006123A6"/>
    <w:rsid w:val="0063625E"/>
    <w:rsid w:val="006D5F18"/>
    <w:rsid w:val="006F08E7"/>
    <w:rsid w:val="00703D7E"/>
    <w:rsid w:val="00714CAC"/>
    <w:rsid w:val="00722071"/>
    <w:rsid w:val="007262A1"/>
    <w:rsid w:val="00745379"/>
    <w:rsid w:val="0075496D"/>
    <w:rsid w:val="007C0DFD"/>
    <w:rsid w:val="00916554"/>
    <w:rsid w:val="00941853"/>
    <w:rsid w:val="00990C2D"/>
    <w:rsid w:val="009B4467"/>
    <w:rsid w:val="00A0493C"/>
    <w:rsid w:val="00A34196"/>
    <w:rsid w:val="00B45679"/>
    <w:rsid w:val="00B86B83"/>
    <w:rsid w:val="00BB39CA"/>
    <w:rsid w:val="00BF1620"/>
    <w:rsid w:val="00C87338"/>
    <w:rsid w:val="00C9555C"/>
    <w:rsid w:val="00CB4788"/>
    <w:rsid w:val="00DB41C7"/>
    <w:rsid w:val="00DC3EA9"/>
    <w:rsid w:val="00E03715"/>
    <w:rsid w:val="00E5182A"/>
    <w:rsid w:val="00EB14A1"/>
    <w:rsid w:val="00EB7B55"/>
    <w:rsid w:val="00F43DB3"/>
    <w:rsid w:val="00F6652F"/>
    <w:rsid w:val="027D4A62"/>
    <w:rsid w:val="04C67E2A"/>
    <w:rsid w:val="0562A9B4"/>
    <w:rsid w:val="074693A1"/>
    <w:rsid w:val="080D69FF"/>
    <w:rsid w:val="081369B5"/>
    <w:rsid w:val="083C39AC"/>
    <w:rsid w:val="09F942CE"/>
    <w:rsid w:val="0FFF1534"/>
    <w:rsid w:val="15895C7B"/>
    <w:rsid w:val="1C230033"/>
    <w:rsid w:val="23E33CBA"/>
    <w:rsid w:val="264BDF38"/>
    <w:rsid w:val="2830C349"/>
    <w:rsid w:val="2A4A2985"/>
    <w:rsid w:val="2B0BF35C"/>
    <w:rsid w:val="2C5CA713"/>
    <w:rsid w:val="2F3FD10D"/>
    <w:rsid w:val="313D7614"/>
    <w:rsid w:val="334781EC"/>
    <w:rsid w:val="37A7C06F"/>
    <w:rsid w:val="3931653F"/>
    <w:rsid w:val="3AD13735"/>
    <w:rsid w:val="3B6F235C"/>
    <w:rsid w:val="3D06B1DA"/>
    <w:rsid w:val="3FFF2F35"/>
    <w:rsid w:val="437241A1"/>
    <w:rsid w:val="47C0BBEE"/>
    <w:rsid w:val="48D5B236"/>
    <w:rsid w:val="4970C426"/>
    <w:rsid w:val="49A5EAF7"/>
    <w:rsid w:val="4C498C39"/>
    <w:rsid w:val="4EFB31D7"/>
    <w:rsid w:val="4FDFDDDD"/>
    <w:rsid w:val="531545AA"/>
    <w:rsid w:val="549BA041"/>
    <w:rsid w:val="55B10BB4"/>
    <w:rsid w:val="59FCD184"/>
    <w:rsid w:val="5E244268"/>
    <w:rsid w:val="65CF5171"/>
    <w:rsid w:val="693BA32C"/>
    <w:rsid w:val="698C8C47"/>
    <w:rsid w:val="6ACF9FE9"/>
    <w:rsid w:val="6C530E35"/>
    <w:rsid w:val="73A9C682"/>
    <w:rsid w:val="766A917F"/>
    <w:rsid w:val="78775E1A"/>
    <w:rsid w:val="79F3159F"/>
    <w:rsid w:val="7B5AB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46A0D44"/>
  <w15:docId w15:val="{A64D3802-3F23-4B36-9767-2ECA0160E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2B0BF35C"/>
  </w:style>
  <w:style w:type="paragraph" w:styleId="Heading1">
    <w:name w:val="heading 1"/>
    <w:basedOn w:val="Normal"/>
    <w:next w:val="Normal"/>
    <w:uiPriority w:val="9"/>
    <w:qFormat/>
    <w:rsid w:val="2B0BF35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2B0BF35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2B0BF35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2B0BF35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2B0BF35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2B0BF35C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2B0BF35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2B0BF35C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D5F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F08E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F08E7"/>
  </w:style>
  <w:style w:type="paragraph" w:styleId="Footer">
    <w:name w:val="footer"/>
    <w:basedOn w:val="Normal"/>
    <w:link w:val="FooterChar"/>
    <w:uiPriority w:val="99"/>
    <w:semiHidden/>
    <w:unhideWhenUsed/>
    <w:rsid w:val="006F08E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F08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phemerajpp.com/XPTO" TargetMode="External"/><Relationship Id="rId13" Type="http://schemas.openxmlformats.org/officeDocument/2006/relationships/hyperlink" Target="https://ephemerajpp.com/inventario-dos-arquivos-e-espolios-existentes-no-ephemera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ordpress.com" TargetMode="External"/><Relationship Id="rId12" Type="http://schemas.openxmlformats.org/officeDocument/2006/relationships/hyperlink" Target="https://ephemerajpp.com/2026/03/09/mdm-manifestacao-do-dia-da-mulher-aveiro-8-de-marco-de-2026/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ephemerajpp.com/2017/08/21/faca-parte-da-associacao-cultural-ephemera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phemerajpp.com/indices-especificos/indice-das-candidaturas-presidenciais-dos-third-parties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ephemerajpp.com/2017/08/14/ficha-de-inscricao-na-associacao-cultural-ephemera/" TargetMode="External"/><Relationship Id="rId10" Type="http://schemas.openxmlformats.org/officeDocument/2006/relationships/hyperlink" Target="https://ephemerajpp.com/XPTO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ephemerajpp.com/XPTO" TargetMode="External"/><Relationship Id="rId14" Type="http://schemas.openxmlformats.org/officeDocument/2006/relationships/hyperlink" Target="https://ephemerajpp.com/reportorio-das-publicacoes-clandestinas-semilegais-e-legais-da-oposicao-1926-1974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1304</Words>
  <Characters>7436</Characters>
  <Application>Microsoft Office Word</Application>
  <DocSecurity>0</DocSecurity>
  <Lines>61</Lines>
  <Paragraphs>17</Paragraphs>
  <ScaleCrop>false</ScaleCrop>
  <Company/>
  <LinksUpToDate>false</LinksUpToDate>
  <CharactersWithSpaces>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João Pedro Coelho</cp:lastModifiedBy>
  <cp:revision>34</cp:revision>
  <dcterms:created xsi:type="dcterms:W3CDTF">2026-05-20T21:48:00Z</dcterms:created>
  <dcterms:modified xsi:type="dcterms:W3CDTF">2026-07-01T07:48:00Z</dcterms:modified>
</cp:coreProperties>
</file>